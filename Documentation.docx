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e6a95d2e75a481f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  <w:footerReference w:type="default" r:id="R3ebe33bcdcf146e2"/>
      <w:footerReference w:type="even" r:id="R024acaf4c8224dd7"/>
      <w:footerReference w:type="first" r:id="R27f20050b3aa47bd"/>
    </w:sectPr>
    <w:p>
      <w:pPr>
        <w:jc w:val="center"/>
        <w:spacing w:before="2000"/>
      </w:pPr>
      <w:r>
        <w:rPr>
          <w:lang w:val="en-US"/>
          <w:sz w:val="52"/>
          <w:szCs w:val="52"/>
          <w:color w:val="2F4F4F"/>
        </w:rPr>
        <w:t>Project Documentation</w:t>
      </w:r>
    </w:p>
    <w:p>
      <w:pPr>
        <w:jc w:val="center"/>
        <w:spacing w:before="2000"/>
      </w:pPr>
      <w:r>
        <w:rPr>
          <w:lang w:val="en-US"/>
          <w:sz w:val="52"/>
          <w:szCs w:val="52"/>
          <w:color w:val="00008B"/>
        </w:rPr>
        <w:t>Documentation</w:t>
      </w:r>
    </w:p>
    <w:p>
      <w:pPr>
        <w:jc w:val="center"/>
        <w:spacing w:before="5000"/>
      </w:pPr>
      <w:r>
        <w:rPr>
          <w:lang w:val="en-US"/>
          <w:sz w:val="32"/>
          <w:szCs w:val="32"/>
          <w:color w:val="2F4F4F"/>
        </w:rPr>
        <w:t>Created by Alessandro Rapiti's Software</w:t>
      </w:r>
    </w:p>
    <w:ins w:id="0" w:author="DESKTOP-QM4G11H\aless" w:date="2018-10-04T00:04:56.8372646+02:00">
      <w:p>
        <w:pPr>
          <w:sectPr/>
        </w:pPr>
      </w:p>
    </w:ins>
    <w:p>
      <w:pPr/>
      <w:r>
        <w:rPr>
          <w:lang w:val="en-US"/>
          <w:sz w:val="44"/>
          <w:szCs w:val="44"/>
        </w:rPr>
        <w:t>1 - ConsoleApp.Test</w:t>
      </w:r>
    </w:p>
    <w:p>
      <w:pPr/>
      <w:r>
        <w:rPr>
          <w:lang w:val="en-US"/>
          <w:sz w:val="80"/>
          <w:szCs w:val="80"/>
        </w:rPr>
        <w:t xml:space="preserve"> </w:t>
      </w:r>
    </w:p>
    <w:p>
      <w:pPr>
        <w:ind w:left="114.000001698732"/>
      </w:pPr>
      <w:r>
        <w:rPr>
          <w:lang w:val="en-US"/>
          <w:sz w:val="40"/>
          <w:szCs w:val="40"/>
        </w:rPr>
        <w:t>1.1 - Program</w:t>
      </w:r>
    </w:p>
    <w:p>
      <w:pPr>
        <w:ind w:left="114.000001698732"/>
      </w:pPr>
      <w:r>
        <w:rPr>
          <w:lang w:val="en-US"/>
          <w:sz w:val="28"/>
          <w:szCs w:val="28"/>
          <w:color w:val="A9A9A9"/>
        </w:rPr>
        <w:t>Namespace: Documentation.ConsoleApp.Test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Tester.</w:t>
      </w:r>
    </w:p>
    <w:p>
      <w:pPr>
        <w:ind w:left="342.000013589859"/>
      </w:pPr>
      <w:r>
        <w:rPr>
          <w:lang w:val="en-US"/>
          <w:sz w:val="36"/>
          <w:szCs w:val="36"/>
        </w:rPr>
        <w:t>Method: Main</w:t>
      </w:r>
    </w:p>
    <w:p>
      <w:pPr>
        <w:ind w:left="342.000013589859"/>
      </w:pPr>
      <w:r>
        <w:rPr>
          <w:lang w:val="en-US"/>
          <w:sz w:val="28"/>
          <w:szCs w:val="28"/>
          <w:color w:val="A9A9A9"/>
        </w:rPr>
        <w:t>Return values: (System.String[])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Main method that permits to test everything you want.</w:t>
      </w:r>
    </w:p>
    <w:p>
      <w:pPr>
        <w:ind w:left="570"/>
      </w:pPr>
      <w:r>
        <w:rPr>
          <w:lang w:val="en-US"/>
          <w:b/>
          <w:sz w:val="28"/>
          <w:szCs w:val="28"/>
          <w:color w:val="00008B"/>
        </w:rPr>
        <w:t xml:space="preserve">Parameters: </w:t>
      </w:r>
    </w:p>
    <w:tbl>
      <w:tblPr>
        <w:tblStyle w:val="LightGrid-Accent1"/>
        <w:tblW w:w="5000" w:type="auto"/>
        <w:tblLook w:val="04A0"/>
        <w:jc w:val="center"/>
      </w:tblPr>
      <w:tr>
        <w:tc>
          <w:tcPr>
            <w:tcW w:w="1600" w:type="dxa"/>
          </w:tcPr>
          <w:p>
            <w:pPr/>
            <w:r>
              <w:rPr>
                <w:b/>
                <w:i/>
                <w:lang w:val="en-US"/>
                <w:sz w:val="28"/>
                <w:szCs w:val="28"/>
                <w:u w:val=""/>
              </w:rPr>
              <w:t>Name</w:t>
            </w:r>
          </w:p>
        </w:tc>
        <w:tc>
          <w:tcPr>
            <w:tcW w:w="7200" w:type="dxa"/>
          </w:tcPr>
          <w:p>
            <w:pPr/>
            <w:r>
              <w:rPr>
                <w:b/>
                <w:lang w:val="en-US"/>
                <w:sz w:val="28"/>
                <w:szCs w:val="28"/>
                <w:u w:val=""/>
              </w:rPr>
              <w:t>Description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args</w:t>
            </w:r>
          </w:p>
        </w:tc>
        <w:tc>
          <w:tcPr>
            <w:tcW w:w="7200" w:type="dxa"/>
          </w:tcPr>
          <w:p>
            <w:pPr/>
            <w:r>
              <w:rPr>
                <w:lang w:val="en-US"/>
                <w:sz w:val="26"/>
                <w:szCs w:val="26"/>
                <w:u w:val=""/>
              </w:rPr>
              <w:t>A list of string that you can receive in input.</w:t>
            </w:r>
          </w:p>
        </w:tc>
      </w:tr>
    </w:tbl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/>
      <w:r>
        <w:rPr>
          <w:lang w:val="en-US"/>
          <w:sz w:val="48"/>
          <w:szCs w:val="48"/>
        </w:rPr>
        <w:t xml:space="preserve"> </w:t>
      </w:r>
    </w:p>
    <w:ins w:id="0" w:author="DESKTOP-QM4G11H\aless" w:date="2018-10-04T00:04:56.9636769+02:00">
      <w:p>
        <w:pPr>
          <w:sectPr/>
        </w:pPr>
      </w:p>
    </w:ins>
    <w:p>
      <w:pPr/>
      <w:r>
        <w:rPr>
          <w:lang w:val="en-US"/>
          <w:sz w:val="44"/>
          <w:szCs w:val="44"/>
        </w:rPr>
        <w:t>2 - Library.Api</w:t>
      </w:r>
    </w:p>
    <w:p>
      <w:pPr/>
      <w:r>
        <w:rPr>
          <w:lang w:val="en-US"/>
          <w:sz w:val="80"/>
          <w:szCs w:val="80"/>
        </w:rPr>
        <w:t xml:space="preserve"> </w:t>
      </w:r>
    </w:p>
    <w:p>
      <w:pPr/>
      <w:r>
        <w:rPr>
          <w:lang w:val="en-US"/>
          <w:sz w:val="28"/>
          <w:szCs w:val="28"/>
          <w:color w:val="A9A9A9"/>
        </w:rPr>
        <w:t>This project is used to connect with TotalApi.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114.000001698732"/>
      </w:pPr>
      <w:r>
        <w:rPr>
          <w:lang w:val="en-US"/>
          <w:sz w:val="40"/>
          <w:szCs w:val="40"/>
        </w:rPr>
        <w:t>2.1 - TotalApi</w:t>
      </w:r>
    </w:p>
    <w:p>
      <w:pPr>
        <w:ind w:left="114.000001698732"/>
      </w:pPr>
      <w:r>
        <w:rPr>
          <w:lang w:val="en-US"/>
          <w:sz w:val="28"/>
          <w:szCs w:val="28"/>
          <w:color w:val="A9A9A9"/>
        </w:rPr>
        <w:t>Namespace: Documentation.Library.Api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Api for total connection with the world.</w:t>
      </w:r>
    </w:p>
    <w:p>
      <w:pPr>
        <w:ind w:left="342.000013589859"/>
      </w:pPr>
      <w:r>
        <w:rPr>
          <w:lang w:val="en-US"/>
          <w:sz w:val="36"/>
          <w:szCs w:val="36"/>
        </w:rPr>
        <w:t>Field: Field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A field.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342.000013589859"/>
      </w:pPr>
      <w:r>
        <w:rPr>
          <w:lang w:val="en-US"/>
          <w:sz w:val="36"/>
          <w:szCs w:val="36"/>
        </w:rPr>
        <w:t>Property: Property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A property.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342.000013589859"/>
      </w:pPr>
      <w:r>
        <w:rPr>
          <w:lang w:val="en-US"/>
          <w:sz w:val="36"/>
          <w:szCs w:val="36"/>
        </w:rPr>
        <w:t>Method: Subscribe</w:t>
      </w:r>
    </w:p>
    <w:p>
      <w:pPr>
        <w:ind w:left="342.000013589859"/>
      </w:pPr>
      <w:r>
        <w:rPr>
          <w:lang w:val="en-US"/>
          <w:sz w:val="28"/>
          <w:szCs w:val="28"/>
          <w:color w:val="A9A9A9"/>
        </w:rPr>
        <w:t>Return values: (System.Int32)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Subscribe a user.</w:t>
      </w:r>
    </w:p>
    <w:p>
      <w:pPr>
        <w:ind w:left="570"/>
      </w:pPr>
      <w:r>
        <w:rPr>
          <w:lang w:val="en-US"/>
          <w:b/>
          <w:sz w:val="28"/>
          <w:szCs w:val="28"/>
          <w:color w:val="00008B"/>
        </w:rPr>
        <w:t xml:space="preserve">Parameters: </w:t>
      </w:r>
    </w:p>
    <w:tbl>
      <w:tblPr>
        <w:tblStyle w:val="LightGrid-Accent1"/>
        <w:tblW w:w="5000" w:type="auto"/>
        <w:tblLook w:val="04A0"/>
        <w:jc w:val="center"/>
      </w:tblPr>
      <w:tr>
        <w:tc>
          <w:tcPr>
            <w:tcW w:w="1600" w:type="dxa"/>
          </w:tcPr>
          <w:p>
            <w:pPr/>
            <w:r>
              <w:rPr>
                <w:b/>
                <w:i/>
                <w:lang w:val="en-US"/>
                <w:sz w:val="28"/>
                <w:szCs w:val="28"/>
                <w:u w:val=""/>
              </w:rPr>
              <w:t>Name</w:t>
            </w:r>
          </w:p>
        </w:tc>
        <w:tc>
          <w:tcPr>
            <w:tcW w:w="7200" w:type="dxa"/>
          </w:tcPr>
          <w:p>
            <w:pPr/>
            <w:r>
              <w:rPr>
                <w:b/>
                <w:lang w:val="en-US"/>
                <w:sz w:val="28"/>
                <w:szCs w:val="28"/>
                <w:u w:val=""/>
              </w:rPr>
              <w:t>Description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x</w:t>
            </w:r>
          </w:p>
        </w:tc>
        <w:tc>
          <w:tcPr>
            <w:tcW w:w="7200" w:type="dxa"/>
          </w:tcPr>
          <w:p>
            <w:pPr/>
            <w:r>
              <w:rPr>
                <w:lang w:val="en-US"/>
                <w:sz w:val="26"/>
                <w:szCs w:val="26"/>
                <w:u w:val=""/>
              </w:rPr>
              <w:t>Big possibility to use an int as parameter.</w:t>
            </w:r>
          </w:p>
        </w:tc>
      </w:tr>
    </w:tbl>
    <w:p>
      <w:pPr/>
      <w:r>
        <w:rPr>
          <w:lang w:val="en-US"/>
          <w:sz w:val="40"/>
          <w:szCs w:val="40"/>
        </w:rPr>
        <w:t xml:space="preserve"> </w:t>
      </w:r>
    </w:p>
    <w:p>
      <w:pPr>
        <w:ind w:left="342.000013589859"/>
      </w:pPr>
      <w:r>
        <w:rPr>
          <w:lang w:val="en-US"/>
          <w:sz w:val="36"/>
          <w:szCs w:val="36"/>
        </w:rPr>
        <w:t>Method: Unsubscribe</w:t>
      </w:r>
    </w:p>
    <w:p>
      <w:pPr>
        <w:ind w:left="342.000013589859"/>
      </w:pPr>
      <w:r>
        <w:rPr>
          <w:lang w:val="en-US"/>
          <w:sz w:val="28"/>
          <w:szCs w:val="28"/>
          <w:color w:val="A9A9A9"/>
        </w:rPr>
        <w:t>Return values: (System.Int32,System.Int32)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Unsubscribe a user.</w:t>
      </w:r>
    </w:p>
    <w:p>
      <w:pPr>
        <w:ind w:left="570"/>
      </w:pPr>
      <w:r>
        <w:rPr>
          <w:lang w:val="en-US"/>
          <w:b/>
          <w:sz w:val="28"/>
          <w:szCs w:val="28"/>
          <w:color w:val="00008B"/>
        </w:rPr>
        <w:t xml:space="preserve">Parameters: </w:t>
      </w:r>
    </w:p>
    <w:tbl>
      <w:tblPr>
        <w:tblStyle w:val="LightGrid-Accent1"/>
        <w:tblW w:w="5000" w:type="auto"/>
        <w:tblLook w:val="04A0"/>
        <w:jc w:val="center"/>
      </w:tblPr>
      <w:tr>
        <w:tc>
          <w:tcPr>
            <w:tcW w:w="1600" w:type="dxa"/>
          </w:tcPr>
          <w:p>
            <w:pPr/>
            <w:r>
              <w:rPr>
                <w:b/>
                <w:i/>
                <w:lang w:val="en-US"/>
                <w:sz w:val="28"/>
                <w:szCs w:val="28"/>
                <w:u w:val=""/>
              </w:rPr>
              <w:t>Name</w:t>
            </w:r>
          </w:p>
        </w:tc>
        <w:tc>
          <w:tcPr>
            <w:tcW w:w="7200" w:type="dxa"/>
          </w:tcPr>
          <w:p>
            <w:pPr/>
            <w:r>
              <w:rPr>
                <w:b/>
                <w:lang w:val="en-US"/>
                <w:sz w:val="28"/>
                <w:szCs w:val="28"/>
                <w:u w:val=""/>
              </w:rPr>
              <w:t>Description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x</w:t>
            </w:r>
          </w:p>
        </w:tc>
        <w:tc>
          <w:tcPr>
            <w:tcW w:w="7200" w:type="dxa"/>
          </w:tcPr>
          <w:p>
            <w:pPr/>
            <w:r>
              <w:rPr>
                <w:lang w:val="en-US"/>
                <w:sz w:val="26"/>
                <w:szCs w:val="26"/>
                <w:u w:val=""/>
              </w:rPr>
              <w:t xml:space="preserve">Big possibility to use an int as parameter 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x</w:t>
            </w:r>
          </w:p>
        </w:tc>
        <w:tc>
          <w:tcPr>
            <w:tcW w:w="7200" w:type="dxa"/>
          </w:tcPr>
          <w:p>
            <w:pPr>
              <w:rPr>
                <w:lang w:val="en-US"/>
                <w:sz w:val="26"/>
                <w:szCs w:val="26"/>
                <w:u w:val=""/>
              </w:rPr>
            </w:pP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z</w:t>
            </w:r>
          </w:p>
        </w:tc>
        <w:tc>
          <w:tcPr>
            <w:tcW w:w="7200" w:type="dxa"/>
          </w:tcPr>
          <w:p>
            <w:pPr/>
            <w:r>
              <w:rPr>
                <w:lang w:val="en-US"/>
                <w:sz w:val="26"/>
                <w:szCs w:val="26"/>
                <w:u w:val=""/>
              </w:rPr>
              <w:t>If you want to reset a User make this parameter null</w:t>
            </w:r>
          </w:p>
        </w:tc>
      </w:tr>
    </w:tbl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/>
      <w:r>
        <w:rPr>
          <w:lang w:val="en-US"/>
          <w:sz w:val="48"/>
          <w:szCs w:val="48"/>
        </w:rPr>
        <w:t xml:space="preserve"> </w:t>
      </w:r>
    </w:p>
    <w:ins w:id="0" w:author="DESKTOP-QM4G11H\aless" w:date="2018-10-04T00:04:57.0745235+02:00">
      <w:p>
        <w:pPr>
          <w:sectPr/>
        </w:pPr>
      </w:p>
    </w:ins>
    <w:p>
      <w:pPr/>
      <w:r>
        <w:rPr>
          <w:lang w:val="en-US"/>
          <w:sz w:val="44"/>
          <w:szCs w:val="44"/>
        </w:rPr>
        <w:t>3 - Library.Base</w:t>
      </w:r>
    </w:p>
    <w:p>
      <w:pPr/>
      <w:r>
        <w:rPr>
          <w:lang w:val="en-US"/>
          <w:sz w:val="80"/>
          <w:szCs w:val="80"/>
        </w:rPr>
        <w:t xml:space="preserve"> </w:t>
      </w:r>
    </w:p>
    <w:p>
      <w:pPr/>
      <w:r>
        <w:rPr>
          <w:lang w:val="en-US"/>
          <w:sz w:val="28"/>
          <w:szCs w:val="28"/>
          <w:color w:val="A9A9A9"/>
        </w:rPr>
        <w:t>This project is the base of every project you need.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114.000001698732"/>
      </w:pPr>
      <w:r>
        <w:rPr>
          <w:lang w:val="en-US"/>
          <w:sz w:val="40"/>
          <w:szCs w:val="40"/>
        </w:rPr>
        <w:t>3.1 - BaseOfAll</w:t>
      </w:r>
    </w:p>
    <w:p>
      <w:pPr>
        <w:ind w:left="114.000001698732"/>
      </w:pPr>
      <w:r>
        <w:rPr>
          <w:lang w:val="en-US"/>
          <w:sz w:val="28"/>
          <w:szCs w:val="28"/>
          <w:color w:val="A9A9A9"/>
        </w:rPr>
        <w:t>Namespace: Documentation.Library.Base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The entire universe use this class to construct every object. During first day the day was created.</w:t>
      </w:r>
    </w:p>
    <w:p>
      <w:pPr>
        <w:ind w:left="570"/>
      </w:pPr>
      <w:r>
        <w:rPr>
          <w:lang w:val="en-US"/>
          <w:b/>
          <w:sz w:val="28"/>
          <w:szCs w:val="28"/>
          <w:color w:val="BDB76B"/>
        </w:rPr>
        <w:t xml:space="preserve">Example: </w:t>
      </w:r>
    </w:p>
    <w:p>
      <w:pPr>
        <w:ind w:left="570"/>
      </w:pPr>
      <w:r>
        <w:rPr>
          <w:lang w:val="en-US"/>
          <w:sz w:val="26"/>
          <w:szCs w:val="26"/>
          <w:color w:val="A9A9A9"/>
        </w:rPr>
        <w:t>BaseOfAll baseOfAll = new BaseOfAll();</w:t>
      </w:r>
      <w:r>
        <w:rPr>
          <w:lang w:val="en-US"/>
          <w:sz w:val="26"/>
          <w:szCs w:val="26"/>
          <w:color w:val="A9A9A9"/>
        </w:rPr>
        <w:br/>
      </w:r>
      <w:r>
        <w:rPr>
          <w:lang w:val="en-US"/>
          <w:sz w:val="26"/>
          <w:szCs w:val="26"/>
          <w:color w:val="A9A9A9"/>
        </w:rPr>
        <w:t>baseOfAll.CreateTheDay();</w:t>
      </w:r>
      <w:r>
        <w:rPr>
          <w:lang w:val="en-US"/>
          <w:sz w:val="26"/>
          <w:szCs w:val="26"/>
          <w:color w:val="A9A9A9"/>
        </w:rPr>
        <w:br/>
      </w:r>
    </w:p>
    <w:p>
      <w:pPr>
        <w:ind w:left="342.000013589859"/>
      </w:pPr>
      <w:r>
        <w:rPr>
          <w:lang w:val="en-US"/>
          <w:sz w:val="36"/>
          <w:szCs w:val="36"/>
        </w:rPr>
        <w:t>Method: CreateTheDay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Method that creates the world.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/>
      <w:r>
        <w:rPr>
          <w:lang w:val="en-US"/>
          <w:sz w:val="48"/>
          <w:szCs w:val="48"/>
        </w:rPr>
        <w:t xml:space="preserve"> </w:t>
      </w:r>
    </w:p>
    <w:ins w:id="0" w:author="DESKTOP-QM4G11H\aless" w:date="2018-10-04T00:04:57.1569563+02:00">
      <w:p>
        <w:pPr>
          <w:sectPr/>
        </w:pPr>
      </w:p>
    </w:ins>
    <w:p>
      <w:pPr/>
      <w:r>
        <w:rPr>
          <w:lang w:val="en-US"/>
          <w:sz w:val="44"/>
          <w:szCs w:val="44"/>
        </w:rPr>
        <w:t>4 - Library.Database</w:t>
      </w:r>
    </w:p>
    <w:p>
      <w:pPr/>
      <w:r>
        <w:rPr>
          <w:lang w:val="en-US"/>
          <w:sz w:val="80"/>
          <w:szCs w:val="80"/>
        </w:rPr>
        <w:t xml:space="preserve"> </w:t>
      </w:r>
    </w:p>
    <w:p>
      <w:pPr/>
      <w:r>
        <w:rPr>
          <w:lang w:val="en-US"/>
          <w:sz w:val="28"/>
          <w:szCs w:val="28"/>
          <w:color w:val="A9A9A9"/>
        </w:rPr>
        <w:t>This project is a core library with database management.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8"/>
          <w:szCs w:val="28"/>
          <w:color w:val="A9A9A9"/>
        </w:rPr>
        <w:t>You can find it on Azure Subscription 1 and resource group 2 the database.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114.000001698732"/>
      </w:pPr>
      <w:r>
        <w:rPr>
          <w:lang w:val="en-US"/>
          <w:sz w:val="40"/>
          <w:szCs w:val="40"/>
        </w:rPr>
        <w:t>4.1 - IDatabase</w:t>
      </w:r>
    </w:p>
    <w:p>
      <w:pPr>
        <w:ind w:left="114.000001698732"/>
      </w:pPr>
      <w:r>
        <w:rPr>
          <w:lang w:val="en-US"/>
          <w:sz w:val="28"/>
          <w:szCs w:val="28"/>
          <w:color w:val="A9A9A9"/>
        </w:rPr>
        <w:t>Namespace: Documentation.Library.Database.Model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Abstraction used to perform a saving and fetching of data</w:t>
      </w:r>
    </w:p>
    <w:p>
      <w:pPr>
        <w:ind w:left="342.000013589859"/>
      </w:pPr>
      <w:r>
        <w:rPr>
          <w:lang w:val="en-US"/>
          <w:sz w:val="36"/>
          <w:szCs w:val="36"/>
        </w:rPr>
        <w:t>Method: Save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Save data.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342.000013589859"/>
      </w:pPr>
      <w:r>
        <w:rPr>
          <w:lang w:val="en-US"/>
          <w:sz w:val="36"/>
          <w:szCs w:val="36"/>
        </w:rPr>
        <w:t>Method: Get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Fetch data.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it's an implementation of  to perform saving in Mssql Database.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/>
      <w:r>
        <w:rPr>
          <w:lang w:val="en-US"/>
          <w:sz w:val="48"/>
          <w:szCs w:val="48"/>
        </w:rPr>
        <w:t xml:space="preserve"> </w:t>
      </w:r>
    </w:p>
    <w:ins w:id="0" w:author="DESKTOP-QM4G11H\aless" w:date="2018-10-04T00:04:57.2944697+02:00">
      <w:p>
        <w:pPr>
          <w:sectPr/>
        </w:pPr>
      </w:p>
    </w:ins>
    <w:p>
      <w:pPr/>
      <w:r>
        <w:rPr>
          <w:lang w:val="en-US"/>
          <w:sz w:val="44"/>
          <w:szCs w:val="44"/>
        </w:rPr>
        <w:t>5 - WebApp.Site</w:t>
      </w:r>
    </w:p>
    <w:p>
      <w:pPr/>
      <w:r>
        <w:rPr>
          <w:lang w:val="en-US"/>
          <w:sz w:val="80"/>
          <w:szCs w:val="80"/>
        </w:rPr>
        <w:t xml:space="preserve"> </w:t>
      </w:r>
    </w:p>
    <w:p>
      <w:pPr/>
      <w:r>
        <w:rPr>
          <w:lang w:val="en-US"/>
          <w:sz w:val="28"/>
          <w:szCs w:val="28"/>
          <w:color w:val="A9A9A9"/>
        </w:rPr>
        <w:t>This project is a webapp that may seem useful to you.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8"/>
          <w:szCs w:val="28"/>
          <w:color w:val="A9A9A9"/>
        </w:rPr>
        <w:t>You can find it on Azure Subscription 1 and resource group 2.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114.000001698732"/>
      </w:pPr>
      <w:r>
        <w:rPr>
          <w:lang w:val="en-US"/>
          <w:sz w:val="40"/>
          <w:szCs w:val="40"/>
        </w:rPr>
        <w:t>5.1 - Default</w:t>
      </w:r>
    </w:p>
    <w:p>
      <w:pPr>
        <w:ind w:left="114.000001698732"/>
      </w:pPr>
      <w:r>
        <w:rPr>
          <w:lang w:val="en-US"/>
          <w:sz w:val="28"/>
          <w:szCs w:val="28"/>
          <w:color w:val="A9A9A9"/>
        </w:rPr>
        <w:t>Namespace: Documentation.WebApp.Site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Main page that represents everyone on this world.</w:t>
      </w:r>
    </w:p>
    <w:p>
      <w:pPr>
        <w:ind w:left="342.000013589859"/>
      </w:pPr>
      <w:r>
        <w:rPr>
          <w:lang w:val="en-US"/>
          <w:sz w:val="36"/>
          <w:szCs w:val="36"/>
        </w:rPr>
        <w:t>Method: Page_Load</w:t>
      </w:r>
    </w:p>
    <w:p>
      <w:pPr>
        <w:ind w:left="342.000013589859"/>
      </w:pPr>
      <w:r>
        <w:rPr>
          <w:lang w:val="en-US"/>
          <w:sz w:val="28"/>
          <w:szCs w:val="28"/>
          <w:color w:val="A9A9A9"/>
        </w:rPr>
        <w:t>Return values: (System.Object,System.EventArgs)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Page load.</w:t>
      </w:r>
    </w:p>
    <w:p>
      <w:pPr>
        <w:ind w:left="570"/>
      </w:pPr>
      <w:r>
        <w:rPr>
          <w:lang w:val="en-US"/>
          <w:b/>
          <w:sz w:val="28"/>
          <w:szCs w:val="28"/>
          <w:color w:val="00008B"/>
        </w:rPr>
        <w:t xml:space="preserve">Parameters: </w:t>
      </w:r>
    </w:p>
    <w:tbl>
      <w:tblPr>
        <w:tblStyle w:val="LightGrid-Accent1"/>
        <w:tblW w:w="5000" w:type="auto"/>
        <w:tblLook w:val="04A0"/>
        <w:jc w:val="center"/>
      </w:tblPr>
      <w:tr>
        <w:tc>
          <w:tcPr>
            <w:tcW w:w="1600" w:type="dxa"/>
          </w:tcPr>
          <w:p>
            <w:pPr/>
            <w:r>
              <w:rPr>
                <w:b/>
                <w:i/>
                <w:lang w:val="en-US"/>
                <w:sz w:val="28"/>
                <w:szCs w:val="28"/>
                <w:u w:val=""/>
              </w:rPr>
              <w:t>Name</w:t>
            </w:r>
          </w:p>
        </w:tc>
        <w:tc>
          <w:tcPr>
            <w:tcW w:w="7200" w:type="dxa"/>
          </w:tcPr>
          <w:p>
            <w:pPr/>
            <w:r>
              <w:rPr>
                <w:b/>
                <w:lang w:val="en-US"/>
                <w:sz w:val="28"/>
                <w:szCs w:val="28"/>
                <w:u w:val=""/>
              </w:rPr>
              <w:t>Description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sender</w:t>
            </w:r>
          </w:p>
        </w:tc>
        <w:tc>
          <w:tcPr>
            <w:tcW w:w="7200" w:type="dxa"/>
          </w:tcPr>
          <w:p>
            <w:pPr/>
            <w:r>
              <w:rPr>
                <w:lang w:val="en-US"/>
                <w:sz w:val="26"/>
                <w:szCs w:val="26"/>
                <w:u w:val=""/>
              </w:rPr>
              <w:t>Parameter that makes something.</w:t>
            </w:r>
          </w:p>
        </w:tc>
      </w:tr>
      <w:tr>
        <w:tc>
          <w:tcPr>
            <w:tcW w:w="1600" w:type="dxa"/>
          </w:tcPr>
          <w:p>
            <w:pPr/>
            <w:r>
              <w:rPr>
                <w:i/>
                <w:lang w:val="en-US"/>
                <w:sz w:val="26"/>
                <w:szCs w:val="26"/>
                <w:u w:val=""/>
              </w:rPr>
              <w:t>e</w:t>
            </w:r>
          </w:p>
        </w:tc>
        <w:tc>
          <w:tcPr>
            <w:tcW w:w="7200" w:type="dxa"/>
          </w:tcPr>
          <w:p>
            <w:pPr/>
            <w:r>
              <w:rPr>
                <w:lang w:val="en-US"/>
                <w:sz w:val="26"/>
                <w:szCs w:val="26"/>
                <w:u w:val=""/>
              </w:rPr>
              <w:t>Parameter that makes something else.</w:t>
            </w:r>
          </w:p>
        </w:tc>
      </w:tr>
    </w:tbl>
    <w:p>
      <w:pPr>
        <w:ind w:left="570"/>
      </w:pPr>
      <w:r>
        <w:rPr>
          <w:lang w:val="en-US"/>
          <w:b/>
          <w:sz w:val="28"/>
          <w:szCs w:val="28"/>
          <w:color w:val="8B0000"/>
        </w:rPr>
        <w:t xml:space="preserve">Possible exceptions: </w:t>
      </w:r>
    </w:p>
    <w:p>
      <w:pPr>
        <w:ind w:left="570"/>
      </w:pPr>
      <w:r>
        <w:rPr>
          <w:lang w:val="en-US"/>
          <w:sz w:val="26"/>
          <w:szCs w:val="26"/>
          <w:color w:val="CD5C5C"/>
        </w:rPr>
        <w:t>Too many exceptions.</w:t>
      </w:r>
    </w:p>
    <w:p>
      <w:pPr>
        <w:ind w:left="570"/>
      </w:pPr>
      <w:r>
        <w:rPr>
          <w:lang w:val="en-US"/>
          <w:sz w:val="26"/>
          <w:szCs w:val="26"/>
          <w:color w:val="CD5C5C"/>
        </w:rPr>
        <w:t>Too many connections.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>
        <w:ind w:left="342.000013589859"/>
      </w:pPr>
      <w:r>
        <w:rPr>
          <w:lang w:val="en-US"/>
          <w:sz w:val="36"/>
          <w:szCs w:val="36"/>
        </w:rPr>
        <w:t>Field: form1</w:t>
      </w:r>
    </w:p>
    <w:p>
      <w:pPr>
        <w:ind w:left="570"/>
      </w:pPr>
      <w:r>
        <w:rPr>
          <w:lang w:val="en-US"/>
          <w:b/>
          <w:sz w:val="30"/>
          <w:szCs w:val="30"/>
          <w:color w:val="006400"/>
        </w:rPr>
        <w:t xml:space="preserve">Summary: </w:t>
      </w:r>
    </w:p>
    <w:p>
      <w:pPr>
        <w:ind w:left="570"/>
      </w:pPr>
      <w:r>
        <w:rPr>
          <w:lang w:val="en-US"/>
          <w:sz w:val="28"/>
          <w:szCs w:val="28"/>
          <w:color w:val="A9A9A9"/>
        </w:rPr>
        <w:t>form1 control.</w:t>
      </w:r>
    </w:p>
    <w:p>
      <w:pPr/>
      <w:r>
        <w:rPr>
          <w:lang w:val="en-US"/>
          <w:sz w:val="40"/>
          <w:szCs w:val="40"/>
        </w:rPr>
        <w:t xml:space="preserve"> </w:t>
      </w:r>
    </w:p>
    <w:p>
      <w:pPr/>
      <w:r>
        <w:rPr>
          <w:lang w:val="en-US"/>
          <w:sz w:val="20"/>
          <w:szCs w:val="20"/>
        </w:rPr>
        <w:t xml:space="preserve"> </w:t>
      </w:r>
    </w:p>
    <w:p>
      <w:pPr/>
      <w:r>
        <w:rPr>
          <w:lang w:val="en-US"/>
          <w:sz w:val="48"/>
          <w:szCs w:val="48"/>
        </w:rPr>
        <w:t xml:space="preserve"> </w:t>
      </w:r>
    </w:p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 xmlns:w="http://schemas.openxmlformats.org/wordprocessingml/2006/main">
    <w:sdtPr>
      <w:id w:val="157571950"/>
      <w:docPartObj>
        <w:docPartGallery w:val="Page Numbers (Top of Page)"/>
        <w:docPartUnique/>
      </w:docPartObj>
    </w:sdtPr>
    <w:sdtContent>
      <w:p w:rsidR="008D2BFB" w:rsidRDefault="008D2BFB">
        <w:pPr>
          <w:pStyle w:val="Header"/>
          <w:jc w:val="center"/>
        </w:pPr>
        <w:fldSimple w:instr=" PAGE \* MERGEFORMAT">
          <w:r>
            <w:rPr>
              <w:noProof/>
            </w:rPr>
            <w:t>1</w:t>
          </w:r>
        </w:fldSimple>
      </w:p>
    </w:sdtContent>
  </w:sdt>
  <w:p w:rsidR="009D472B" w:rsidRDefault="009D472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 xmlns:w="http://schemas.openxmlformats.org/wordprocessingml/2006/main">
    <w:sdtPr>
      <w:id w:val="157571950"/>
      <w:docPartObj>
        <w:docPartGallery w:val="Page Numbers (Top of Page)"/>
        <w:docPartUnique/>
      </w:docPartObj>
    </w:sdtPr>
    <w:sdtContent>
      <w:p w:rsidR="008D2BFB" w:rsidRDefault="008D2BFB">
        <w:pPr>
          <w:pStyle w:val="Header"/>
          <w:jc w:val="center"/>
        </w:pPr>
        <w:fldSimple w:instr=" PAGE \* MERGEFORMAT">
          <w:r>
            <w:rPr>
              <w:noProof/>
            </w:rPr>
            <w:t>1</w:t>
          </w:r>
        </w:fldSimple>
      </w:p>
    </w:sdtContent>
  </w:sdt>
  <w:p w:rsidR="009D472B" w:rsidRDefault="009D472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 xmlns:w="http://schemas.openxmlformats.org/wordprocessingml/2006/main">
    <w:sdtPr>
      <w:id w:val="157571950"/>
      <w:docPartObj>
        <w:docPartGallery w:val="Page Numbers (Top of Page)"/>
        <w:docPartUnique/>
      </w:docPartObj>
    </w:sdtPr>
    <w:sdtContent>
      <w:p w:rsidR="008D2BFB" w:rsidRDefault="008D2BFB">
        <w:pPr>
          <w:pStyle w:val="Header"/>
          <w:jc w:val="center"/>
        </w:pPr>
        <w:fldSimple w:instr=" PAGE \* MERGEFORMAT">
          <w:r>
            <w:rPr>
              <w:noProof/>
            </w:rPr>
            <w:t>1</w:t>
          </w:r>
        </w:fldSimple>
      </w:p>
    </w:sdtContent>
  </w:sdt>
  <w:p w:rsidR="009D472B" w:rsidRDefault="009D472B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Grid-Accent1">
    <w:name w:val="Light Grid Accent 1"/>
    <w:basedOn w:val="TableNormal"/>
    <w:uiPriority w:val="62"/>
    <w:rsid w:val="00D473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2e800ba03de4905" /><Relationship Type="http://schemas.openxmlformats.org/officeDocument/2006/relationships/numbering" Target="/word/numbering.xml" Id="Rbd50ee91916c4666" /><Relationship Type="http://schemas.openxmlformats.org/officeDocument/2006/relationships/settings" Target="/word/settings.xml" Id="Ra02ae3d0c46146dd" /><Relationship Type="http://schemas.openxmlformats.org/officeDocument/2006/relationships/footer" Target="/word/footer1.xml" Id="R3ebe33bcdcf146e2" /><Relationship Type="http://schemas.openxmlformats.org/officeDocument/2006/relationships/footer" Target="/word/footer2.xml" Id="R024acaf4c8224dd7" /><Relationship Type="http://schemas.openxmlformats.org/officeDocument/2006/relationships/footer" Target="/word/footer3.xml" Id="R27f20050b3aa47bd" /></Relationships>
</file>