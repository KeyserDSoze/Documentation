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b9e11d48d8457d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footerReference w:type="default" r:id="R70493489ecda44c2"/>
      <w:footerReference w:type="even" r:id="Rf58198f757ba4b24"/>
      <w:footerReference w:type="first" r:id="R3f935649027d4b65"/>
    </w:sectPr>
    <w:p>
      <w:pPr>
        <w:jc w:val="center"/>
        <w:spacing w:before="2000"/>
      </w:pPr>
      <w:r>
        <w:rPr>
          <w:lang w:val="en-US"/>
          <w:sz w:val="52"/>
          <w:szCs w:val="52"/>
          <w:color w:val="2F4F4F"/>
        </w:rPr>
        <w:t>Project Documentation</w:t>
      </w:r>
    </w:p>
    <w:p>
      <w:pPr>
        <w:jc w:val="center"/>
        <w:spacing w:before="2000"/>
      </w:pPr>
      <w:r>
        <w:rPr>
          <w:lang w:val="en-US"/>
          <w:sz w:val="52"/>
          <w:szCs w:val="52"/>
          <w:color w:val="00008B"/>
        </w:rPr>
        <w:t>Documentation</w:t>
      </w:r>
    </w:p>
    <w:p>
      <w:pPr>
        <w:jc w:val="center"/>
        <w:spacing w:before="5000"/>
      </w:pPr>
      <w:r>
        <w:rPr>
          <w:lang w:val="en-US"/>
          <w:sz w:val="32"/>
          <w:szCs w:val="32"/>
          <w:color w:val="2F4F4F"/>
        </w:rPr>
        <w:t>Created by Alessandro Rapiti's Software</w:t>
      </w:r>
    </w:p>
    <w:ins w:id="0" w:author="DESKTOP-QM4G11H\aless" w:date="2018-10-03T23:24:11.5716771+02:00">
      <w:p>
        <w:pPr>
          <w:sectPr/>
        </w:pPr>
      </w:p>
    </w:ins>
    <w:p>
      <w:pPr/>
      <w:r>
        <w:rPr>
          <w:lang w:val="en-US"/>
          <w:sz w:val="44"/>
          <w:szCs w:val="44"/>
        </w:rPr>
        <w:t>1 - ConsoleApp.Test</w:t>
      </w:r>
    </w:p>
    <w:p>
      <w:pPr/>
      <w:r>
        <w:rPr>
          <w:lang w:val="en-US"/>
          <w:sz w:val="80"/>
          <w:szCs w:val="80"/>
        </w:rPr>
        <w:t xml:space="preserve"> </w:t>
      </w:r>
    </w:p>
    <w:p>
      <w:pPr>
        <w:ind w:left="114.000001698732"/>
      </w:pPr>
      <w:r>
        <w:rPr>
          <w:lang w:val="en-US"/>
          <w:sz w:val="40"/>
          <w:szCs w:val="40"/>
        </w:rPr>
        <w:t>1.1 - Program</w:t>
      </w:r>
    </w:p>
    <w:p>
      <w:pPr>
        <w:ind w:left="114.000001698732"/>
      </w:pPr>
      <w:r>
        <w:rPr>
          <w:lang w:val="en-US"/>
          <w:sz w:val="28"/>
          <w:szCs w:val="28"/>
          <w:color w:val="A9A9A9"/>
        </w:rPr>
        <w:t>Namespace: Documentation.ConsoleApp.Test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Tester.</w:t>
      </w:r>
    </w:p>
    <w:p>
      <w:pPr>
        <w:ind w:left="342.000013589859"/>
      </w:pPr>
      <w:r>
        <w:rPr>
          <w:lang w:val="en-US"/>
          <w:sz w:val="36"/>
          <w:szCs w:val="36"/>
        </w:rPr>
        <w:t>Method: Main</w:t>
      </w:r>
    </w:p>
    <w:p>
      <w:pPr>
        <w:ind w:left="342.000013589859"/>
      </w:pPr>
      <w:r>
        <w:rPr>
          <w:lang w:val="en-US"/>
          <w:sz w:val="28"/>
          <w:szCs w:val="28"/>
          <w:color w:val="A9A9A9"/>
        </w:rPr>
        <w:t>Return values: (System.String[])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Main method that permits to test everything you want.</w:t>
      </w:r>
    </w:p>
    <w:p>
      <w:pPr>
        <w:ind w:left="570"/>
      </w:pPr>
      <w:r>
        <w:rPr>
          <w:lang w:val="en-US"/>
          <w:b/>
          <w:sz w:val="28"/>
          <w:szCs w:val="28"/>
          <w:color w:val="00008B"/>
        </w:rPr>
        <w:t xml:space="preserve">Parameters: </w:t>
      </w:r>
    </w:p>
    <w:tbl>
      <w:tblPr>
        <w:tblStyle w:val="LightGrid-Accent1"/>
        <w:tblW w:w="5000" w:type="auto"/>
        <w:tblLook w:val="04A0"/>
        <w:jc w:val="center"/>
      </w:tblPr>
      <w:tr>
        <w:tc>
          <w:tcPr>
            <w:tcW w:w="1600" w:type="dxa"/>
          </w:tcPr>
          <w:p>
            <w:pPr/>
            <w:r>
              <w:rPr>
                <w:b/>
                <w:i/>
                <w:lang w:val="en-US"/>
                <w:sz w:val="28"/>
                <w:szCs w:val="28"/>
                <w:u w:val=""/>
              </w:rPr>
              <w:t>Name</w:t>
            </w:r>
          </w:p>
        </w:tc>
        <w:tc>
          <w:tcPr>
            <w:tcW w:w="7200" w:type="dxa"/>
          </w:tcPr>
          <w:p>
            <w:pPr/>
            <w:r>
              <w:rPr>
                <w:b/>
                <w:lang w:val="en-US"/>
                <w:sz w:val="28"/>
                <w:szCs w:val="28"/>
                <w:u w:val=""/>
              </w:rPr>
              <w:t>Description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args</w:t>
            </w:r>
          </w:p>
        </w:tc>
        <w:tc>
          <w:tcPr>
            <w:tcW w:w="7200" w:type="dxa"/>
          </w:tcPr>
          <w:p>
            <w:pPr/>
            <w:r>
              <w:rPr>
                <w:lang w:val="en-US"/>
                <w:sz w:val="26"/>
                <w:szCs w:val="26"/>
                <w:u w:val=""/>
              </w:rPr>
              <w:t>A list of string that you can receive in input.</w:t>
            </w:r>
          </w:p>
        </w:tc>
      </w:tr>
    </w:tbl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/>
      <w:r>
        <w:rPr>
          <w:lang w:val="en-US"/>
          <w:sz w:val="48"/>
          <w:szCs w:val="48"/>
        </w:rPr>
        <w:t xml:space="preserve"> </w:t>
      </w:r>
    </w:p>
    <w:ins w:id="0" w:author="DESKTOP-QM4G11H\aless" w:date="2018-10-03T23:24:11.6155589+02:00">
      <w:p>
        <w:pPr>
          <w:sectPr/>
        </w:pPr>
      </w:p>
    </w:ins>
    <w:p>
      <w:pPr/>
      <w:r>
        <w:rPr>
          <w:lang w:val="en-US"/>
          <w:sz w:val="44"/>
          <w:szCs w:val="44"/>
        </w:rPr>
        <w:t>2 - Library.Api</w:t>
      </w:r>
    </w:p>
    <w:p>
      <w:pPr/>
      <w:r>
        <w:rPr>
          <w:lang w:val="en-US"/>
          <w:sz w:val="80"/>
          <w:szCs w:val="80"/>
        </w:rPr>
        <w:t xml:space="preserve"> </w:t>
      </w:r>
    </w:p>
    <w:p>
      <w:pPr/>
      <w:r>
        <w:rPr>
          <w:lang w:val="en-US"/>
          <w:sz w:val="28"/>
          <w:szCs w:val="28"/>
          <w:color w:val="A9A9A9"/>
        </w:rPr>
        <w:t>This project is used to connect with TotalApi.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114.000001698732"/>
      </w:pPr>
      <w:r>
        <w:rPr>
          <w:lang w:val="en-US"/>
          <w:sz w:val="40"/>
          <w:szCs w:val="40"/>
        </w:rPr>
        <w:t>2.1 - TotalApi</w:t>
      </w:r>
    </w:p>
    <w:p>
      <w:pPr>
        <w:ind w:left="114.000001698732"/>
      </w:pPr>
      <w:r>
        <w:rPr>
          <w:lang w:val="en-US"/>
          <w:sz w:val="28"/>
          <w:szCs w:val="28"/>
          <w:color w:val="A9A9A9"/>
        </w:rPr>
        <w:t>Namespace: Documentation.Library.Api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Api for total connection with the world.</w:t>
      </w:r>
    </w:p>
    <w:p>
      <w:pPr>
        <w:ind w:left="342.000013589859"/>
      </w:pPr>
      <w:r>
        <w:rPr>
          <w:lang w:val="en-US"/>
          <w:sz w:val="36"/>
          <w:szCs w:val="36"/>
        </w:rPr>
        <w:t>Field: Field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A field.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342.000013589859"/>
      </w:pPr>
      <w:r>
        <w:rPr>
          <w:lang w:val="en-US"/>
          <w:sz w:val="36"/>
          <w:szCs w:val="36"/>
        </w:rPr>
        <w:t>Property: Property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A property.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342.000013589859"/>
      </w:pPr>
      <w:r>
        <w:rPr>
          <w:lang w:val="en-US"/>
          <w:sz w:val="36"/>
          <w:szCs w:val="36"/>
        </w:rPr>
        <w:t>Method: Subscribe</w:t>
      </w:r>
    </w:p>
    <w:p>
      <w:pPr>
        <w:ind w:left="342.000013589859"/>
      </w:pPr>
      <w:r>
        <w:rPr>
          <w:lang w:val="en-US"/>
          <w:sz w:val="28"/>
          <w:szCs w:val="28"/>
          <w:color w:val="A9A9A9"/>
        </w:rPr>
        <w:t>Return values: (System.Int32)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Subscribe a user.</w:t>
      </w:r>
    </w:p>
    <w:p>
      <w:pPr>
        <w:ind w:left="570"/>
      </w:pPr>
      <w:r>
        <w:rPr>
          <w:lang w:val="en-US"/>
          <w:b/>
          <w:sz w:val="28"/>
          <w:szCs w:val="28"/>
          <w:color w:val="00008B"/>
        </w:rPr>
        <w:t xml:space="preserve">Parameters: </w:t>
      </w:r>
    </w:p>
    <w:tbl>
      <w:tblPr>
        <w:tblStyle w:val="LightGrid-Accent1"/>
        <w:tblW w:w="5000" w:type="auto"/>
        <w:tblLook w:val="04A0"/>
        <w:jc w:val="center"/>
      </w:tblPr>
      <w:tr>
        <w:tc>
          <w:tcPr>
            <w:tcW w:w="1600" w:type="dxa"/>
          </w:tcPr>
          <w:p>
            <w:pPr/>
            <w:r>
              <w:rPr>
                <w:b/>
                <w:i/>
                <w:lang w:val="en-US"/>
                <w:sz w:val="28"/>
                <w:szCs w:val="28"/>
                <w:u w:val=""/>
              </w:rPr>
              <w:t>Name</w:t>
            </w:r>
          </w:p>
        </w:tc>
        <w:tc>
          <w:tcPr>
            <w:tcW w:w="7200" w:type="dxa"/>
          </w:tcPr>
          <w:p>
            <w:pPr/>
            <w:r>
              <w:rPr>
                <w:b/>
                <w:lang w:val="en-US"/>
                <w:sz w:val="28"/>
                <w:szCs w:val="28"/>
                <w:u w:val=""/>
              </w:rPr>
              <w:t>Description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x</w:t>
            </w:r>
          </w:p>
        </w:tc>
        <w:tc>
          <w:tcPr>
            <w:tcW w:w="7200" w:type="dxa"/>
          </w:tcPr>
          <w:p>
            <w:pPr/>
            <w:r>
              <w:rPr>
                <w:lang w:val="en-US"/>
                <w:sz w:val="26"/>
                <w:szCs w:val="26"/>
                <w:u w:val=""/>
              </w:rPr>
              <w:t>Big possibility to use an int as parameter.</w:t>
            </w:r>
          </w:p>
        </w:tc>
      </w:tr>
    </w:tbl>
    <w:p>
      <w:pPr/>
      <w:r>
        <w:rPr>
          <w:lang w:val="en-US"/>
          <w:sz w:val="40"/>
          <w:szCs w:val="40"/>
        </w:rPr>
        <w:t xml:space="preserve"> </w:t>
      </w:r>
    </w:p>
    <w:p>
      <w:pPr>
        <w:ind w:left="342.000013589859"/>
      </w:pPr>
      <w:r>
        <w:rPr>
          <w:lang w:val="en-US"/>
          <w:sz w:val="36"/>
          <w:szCs w:val="36"/>
        </w:rPr>
        <w:t>Method: Unsubscribe</w:t>
      </w:r>
    </w:p>
    <w:p>
      <w:pPr>
        <w:ind w:left="342.000013589859"/>
      </w:pPr>
      <w:r>
        <w:rPr>
          <w:lang w:val="en-US"/>
          <w:sz w:val="28"/>
          <w:szCs w:val="28"/>
          <w:color w:val="A9A9A9"/>
        </w:rPr>
        <w:t>Return values: (System.Int32,System.Int32)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Unsubscribe a user.</w:t>
      </w:r>
    </w:p>
    <w:p>
      <w:pPr>
        <w:ind w:left="570"/>
      </w:pPr>
      <w:r>
        <w:rPr>
          <w:lang w:val="en-US"/>
          <w:b/>
          <w:sz w:val="28"/>
          <w:szCs w:val="28"/>
          <w:color w:val="00008B"/>
        </w:rPr>
        <w:t xml:space="preserve">Parameters: </w:t>
      </w:r>
    </w:p>
    <w:tbl>
      <w:tblPr>
        <w:tblStyle w:val="LightGrid-Accent1"/>
        <w:tblW w:w="5000" w:type="auto"/>
        <w:tblLook w:val="04A0"/>
        <w:jc w:val="center"/>
      </w:tblPr>
      <w:tr>
        <w:tc>
          <w:tcPr>
            <w:tcW w:w="1600" w:type="dxa"/>
          </w:tcPr>
          <w:p>
            <w:pPr/>
            <w:r>
              <w:rPr>
                <w:b/>
                <w:i/>
                <w:lang w:val="en-US"/>
                <w:sz w:val="28"/>
                <w:szCs w:val="28"/>
                <w:u w:val=""/>
              </w:rPr>
              <w:t>Name</w:t>
            </w:r>
          </w:p>
        </w:tc>
        <w:tc>
          <w:tcPr>
            <w:tcW w:w="7200" w:type="dxa"/>
          </w:tcPr>
          <w:p>
            <w:pPr/>
            <w:r>
              <w:rPr>
                <w:b/>
                <w:lang w:val="en-US"/>
                <w:sz w:val="28"/>
                <w:szCs w:val="28"/>
                <w:u w:val=""/>
              </w:rPr>
              <w:t>Description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x</w:t>
            </w:r>
          </w:p>
        </w:tc>
        <w:tc>
          <w:tcPr>
            <w:tcW w:w="7200" w:type="dxa"/>
          </w:tcPr>
          <w:p>
            <w:pPr/>
            <w:r>
              <w:rPr>
                <w:lang w:val="en-US"/>
                <w:sz w:val="26"/>
                <w:szCs w:val="26"/>
                <w:u w:val=""/>
              </w:rPr>
              <w:t xml:space="preserve">Big possibility to use an int as parameter 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x</w:t>
            </w:r>
          </w:p>
        </w:tc>
        <w:tc>
          <w:tcPr>
            <w:tcW w:w="7200" w:type="dxa"/>
          </w:tcPr>
          <w:p>
            <w:pPr>
              <w:rPr>
                <w:lang w:val="en-US"/>
                <w:sz w:val="26"/>
                <w:szCs w:val="26"/>
                <w:u w:val=""/>
              </w:rPr>
            </w:pP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z</w:t>
            </w:r>
          </w:p>
        </w:tc>
        <w:tc>
          <w:tcPr>
            <w:tcW w:w="7200" w:type="dxa"/>
          </w:tcPr>
          <w:p>
            <w:pPr/>
            <w:r>
              <w:rPr>
                <w:lang w:val="en-US"/>
                <w:sz w:val="26"/>
                <w:szCs w:val="26"/>
                <w:u w:val=""/>
              </w:rPr>
              <w:t>If you want to reset a User make this parameter null</w:t>
            </w:r>
          </w:p>
        </w:tc>
      </w:tr>
    </w:tbl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/>
      <w:r>
        <w:rPr>
          <w:lang w:val="en-US"/>
          <w:sz w:val="48"/>
          <w:szCs w:val="48"/>
        </w:rPr>
        <w:t xml:space="preserve"> </w:t>
      </w:r>
    </w:p>
    <w:ins w:id="0" w:author="DESKTOP-QM4G11H\aless" w:date="2018-10-03T23:24:11.6335108+02:00">
      <w:p>
        <w:pPr>
          <w:sectPr/>
        </w:pPr>
      </w:p>
    </w:ins>
    <w:p>
      <w:pPr/>
      <w:r>
        <w:rPr>
          <w:lang w:val="en-US"/>
          <w:sz w:val="44"/>
          <w:szCs w:val="44"/>
        </w:rPr>
        <w:t>3 - Library.Base</w:t>
      </w:r>
    </w:p>
    <w:p>
      <w:pPr/>
      <w:r>
        <w:rPr>
          <w:lang w:val="en-US"/>
          <w:sz w:val="80"/>
          <w:szCs w:val="80"/>
        </w:rPr>
        <w:t xml:space="preserve"> </w:t>
      </w:r>
    </w:p>
    <w:p>
      <w:pPr/>
      <w:r>
        <w:rPr>
          <w:lang w:val="en-US"/>
          <w:sz w:val="28"/>
          <w:szCs w:val="28"/>
          <w:color w:val="A9A9A9"/>
        </w:rPr>
        <w:t>This project is the base of every project you need.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114.000001698732"/>
      </w:pPr>
      <w:r>
        <w:rPr>
          <w:lang w:val="en-US"/>
          <w:sz w:val="40"/>
          <w:szCs w:val="40"/>
        </w:rPr>
        <w:t>3.1 - BaseOfAll</w:t>
      </w:r>
    </w:p>
    <w:p>
      <w:pPr>
        <w:ind w:left="114.000001698732"/>
      </w:pPr>
      <w:r>
        <w:rPr>
          <w:lang w:val="en-US"/>
          <w:sz w:val="28"/>
          <w:szCs w:val="28"/>
          <w:color w:val="A9A9A9"/>
        </w:rPr>
        <w:t>Namespace: Documentation.Library.Base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The entire universe use this class to construct every object. During first day the day was created.</w:t>
      </w:r>
    </w:p>
    <w:p>
      <w:pPr>
        <w:ind w:left="570"/>
      </w:pPr>
      <w:r>
        <w:rPr>
          <w:lang w:val="en-US"/>
          <w:b/>
          <w:sz w:val="28"/>
          <w:szCs w:val="28"/>
          <w:color w:val="BDB76B"/>
        </w:rPr>
        <w:t xml:space="preserve">Example: </w:t>
      </w:r>
    </w:p>
    <w:p>
      <w:pPr>
        <w:ind w:left="570"/>
      </w:pPr>
      <w:r>
        <w:rPr>
          <w:lang w:val="en-US"/>
          <w:sz w:val="26"/>
          <w:szCs w:val="26"/>
          <w:color w:val="A9A9A9"/>
        </w:rPr>
        <w:t>BaseOfAll baseOfAll = new BaseOfAll();</w:t>
      </w:r>
      <w:r>
        <w:rPr>
          <w:lang w:val="en-US"/>
          <w:sz w:val="26"/>
          <w:szCs w:val="26"/>
          <w:color w:val="A9A9A9"/>
        </w:rPr>
        <w:br/>
      </w:r>
      <w:r>
        <w:rPr>
          <w:lang w:val="en-US"/>
          <w:sz w:val="26"/>
          <w:szCs w:val="26"/>
          <w:color w:val="A9A9A9"/>
        </w:rPr>
        <w:t>baseOfAll.CreateTheDay();</w:t>
      </w:r>
      <w:r>
        <w:rPr>
          <w:lang w:val="en-US"/>
          <w:sz w:val="26"/>
          <w:szCs w:val="26"/>
          <w:color w:val="A9A9A9"/>
        </w:rPr>
        <w:br/>
      </w:r>
    </w:p>
    <w:p>
      <w:pPr>
        <w:ind w:left="342.000013589859"/>
      </w:pPr>
      <w:r>
        <w:rPr>
          <w:lang w:val="en-US"/>
          <w:sz w:val="36"/>
          <w:szCs w:val="36"/>
        </w:rPr>
        <w:t>Method: CreateTheDay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Method that creates the world.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/>
      <w:r>
        <w:rPr>
          <w:lang w:val="en-US"/>
          <w:sz w:val="48"/>
          <w:szCs w:val="48"/>
        </w:rPr>
        <w:t xml:space="preserve"> </w:t>
      </w:r>
    </w:p>
    <w:ins w:id="0" w:author="DESKTOP-QM4G11H\aless" w:date="2018-10-03T23:24:11.6484702+02:00">
      <w:p>
        <w:pPr>
          <w:sectPr/>
        </w:pPr>
      </w:p>
    </w:ins>
    <w:p>
      <w:pPr/>
      <w:r>
        <w:rPr>
          <w:lang w:val="en-US"/>
          <w:sz w:val="44"/>
          <w:szCs w:val="44"/>
        </w:rPr>
        <w:t>4 - Library.Database</w:t>
      </w:r>
    </w:p>
    <w:p>
      <w:pPr/>
      <w:r>
        <w:rPr>
          <w:lang w:val="en-US"/>
          <w:sz w:val="80"/>
          <w:szCs w:val="80"/>
        </w:rPr>
        <w:t xml:space="preserve"> </w:t>
      </w:r>
    </w:p>
    <w:p>
      <w:pPr/>
      <w:r>
        <w:rPr>
          <w:lang w:val="en-US"/>
          <w:sz w:val="28"/>
          <w:szCs w:val="28"/>
          <w:color w:val="A9A9A9"/>
        </w:rPr>
        <w:t>This project is a core library with database management.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4"/>
          <w:szCs w:val="24"/>
          <w:color w:val="9400D3"/>
        </w:rPr>
        <w:t>Documentation.Library.Base</w:t>
      </w:r>
    </w:p>
    <w:p>
      <w:pPr/>
      <w:r>
        <w:rPr>
          <w:lang w:val="en-US"/>
          <w:sz w:val="80"/>
          <w:szCs w:val="80"/>
        </w:rPr>
        <w:t xml:space="preserve"> </w:t>
      </w:r>
    </w:p>
    <w:p>
      <w:pPr>
        <w:ind w:left="114.000001698732"/>
      </w:pPr>
      <w:r>
        <w:rPr>
          <w:lang w:val="en-US"/>
          <w:sz w:val="40"/>
          <w:szCs w:val="40"/>
        </w:rPr>
        <w:t>4.1 - IDatabase</w:t>
      </w:r>
    </w:p>
    <w:p>
      <w:pPr>
        <w:ind w:left="114.000001698732"/>
      </w:pPr>
      <w:r>
        <w:rPr>
          <w:lang w:val="en-US"/>
          <w:sz w:val="28"/>
          <w:szCs w:val="28"/>
          <w:color w:val="A9A9A9"/>
        </w:rPr>
        <w:t>Namespace: Documentation.Library.Database.Model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Abstraction used to perform a saving and fetching of data</w:t>
      </w:r>
    </w:p>
    <w:p>
      <w:pPr>
        <w:ind w:left="342.000013589859"/>
      </w:pPr>
      <w:r>
        <w:rPr>
          <w:lang w:val="en-US"/>
          <w:sz w:val="36"/>
          <w:szCs w:val="36"/>
        </w:rPr>
        <w:t>Method: Save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Save data.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342.000013589859"/>
      </w:pPr>
      <w:r>
        <w:rPr>
          <w:lang w:val="en-US"/>
          <w:sz w:val="36"/>
          <w:szCs w:val="36"/>
        </w:rPr>
        <w:t>Method: Get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Fetch data.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it's an implementation of  to perform saving in Mssql Database.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/>
      <w:r>
        <w:rPr>
          <w:lang w:val="en-US"/>
          <w:sz w:val="48"/>
          <w:szCs w:val="48"/>
        </w:rPr>
        <w:t xml:space="preserve"> </w:t>
      </w:r>
    </w:p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 xmlns:w="http://schemas.openxmlformats.org/wordprocessingml/2006/main">
    <w:sdtPr>
      <w:id w:val="157571950"/>
      <w:docPartObj>
        <w:docPartGallery w:val="Page Numbers (Top of Page)"/>
        <w:docPartUnique/>
      </w:docPartObj>
    </w:sdtPr>
    <w:sdtContent>
      <w:p w:rsidR="008D2BFB" w:rsidRDefault="008D2BFB">
        <w:pPr>
          <w:pStyle w:val="Header"/>
          <w:jc w:val="center"/>
        </w:pPr>
        <w:fldSimple w:instr=" PAGE \* MERGEFORMAT">
          <w:r>
            <w:rPr>
              <w:noProof/>
            </w:rPr>
            <w:t>1</w:t>
          </w:r>
        </w:fldSimple>
      </w:p>
    </w:sdtContent>
  </w:sdt>
  <w:p w:rsidR="009D472B" w:rsidRDefault="009D47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 xmlns:w="http://schemas.openxmlformats.org/wordprocessingml/2006/main">
    <w:sdtPr>
      <w:id w:val="157571950"/>
      <w:docPartObj>
        <w:docPartGallery w:val="Page Numbers (Top of Page)"/>
        <w:docPartUnique/>
      </w:docPartObj>
    </w:sdtPr>
    <w:sdtContent>
      <w:p w:rsidR="008D2BFB" w:rsidRDefault="008D2BFB">
        <w:pPr>
          <w:pStyle w:val="Header"/>
          <w:jc w:val="center"/>
        </w:pPr>
        <w:fldSimple w:instr=" PAGE \* MERGEFORMAT">
          <w:r>
            <w:rPr>
              <w:noProof/>
            </w:rPr>
            <w:t>1</w:t>
          </w:r>
        </w:fldSimple>
      </w:p>
    </w:sdtContent>
  </w:sdt>
  <w:p w:rsidR="009D472B" w:rsidRDefault="009D472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 xmlns:w="http://schemas.openxmlformats.org/wordprocessingml/2006/main">
    <w:sdtPr>
      <w:id w:val="157571950"/>
      <w:docPartObj>
        <w:docPartGallery w:val="Page Numbers (Top of Page)"/>
        <w:docPartUnique/>
      </w:docPartObj>
    </w:sdtPr>
    <w:sdtContent>
      <w:p w:rsidR="008D2BFB" w:rsidRDefault="008D2BFB">
        <w:pPr>
          <w:pStyle w:val="Header"/>
          <w:jc w:val="center"/>
        </w:pPr>
        <w:fldSimple w:instr=" PAGE \* MERGEFORMAT">
          <w:r>
            <w:rPr>
              <w:noProof/>
            </w:rPr>
            <w:t>1</w:t>
          </w:r>
        </w:fldSimple>
      </w:p>
    </w:sdtContent>
  </w:sdt>
  <w:p w:rsidR="009D472B" w:rsidRDefault="009D472B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Grid-Accent1">
    <w:name w:val="Light Grid Accent 1"/>
    <w:basedOn w:val="TableNormal"/>
    <w:uiPriority w:val="62"/>
    <w:rsid w:val="00D473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1a1a256571547f7" /><Relationship Type="http://schemas.openxmlformats.org/officeDocument/2006/relationships/numbering" Target="/word/numbering.xml" Id="Rf946e02bea8540e3" /><Relationship Type="http://schemas.openxmlformats.org/officeDocument/2006/relationships/settings" Target="/word/settings.xml" Id="R5a3a847e28f142d2" /><Relationship Type="http://schemas.openxmlformats.org/officeDocument/2006/relationships/footer" Target="/word/footer1.xml" Id="R70493489ecda44c2" /><Relationship Type="http://schemas.openxmlformats.org/officeDocument/2006/relationships/footer" Target="/word/footer2.xml" Id="Rf58198f757ba4b24" /><Relationship Type="http://schemas.openxmlformats.org/officeDocument/2006/relationships/footer" Target="/word/footer3.xml" Id="R3f935649027d4b65" /></Relationships>
</file>